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before="0" w:after="16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/>
          <w:b/>
          <w:bCs/>
          <w:sz w:val="32"/>
          <w:szCs w:val="32"/>
          <w:rtl/>
        </w:rPr>
        <w:t xml:space="preserve">סיכומים מטעם התובע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בית המשפט המחוזי בתל אביב — יפו  |  ת"א 12345-67-89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יעקב אברמוב נ׳ המרכז הרפואי קדם בע"מ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א. רקע עובדתי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1. התובע, יליד 1962, פנה למרכז הרפואי קדם ביום 12.6.2023 בשל כאבים עזים בבטן התחתונה. לאחר בדיקה </w:t>
      </w:r>
      <w:del w:id="100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שיטחית</w:delText>
        </w:r>
      </w:del>
      <w:ins w:id="101" w:author="נט המשפט" w:date="2026-09-17T09:00:00Z">
        <w:r>
          <w:rPr>
            <w:rFonts w:ascii="David" w:hAnsi="David" w:cs="David"/>
            <w:sz w:val="24"/>
            <w:szCs w:val="24"/>
            <w:rtl/>
          </w:rPr>
          <w:t xml:space="preserve">שטחית</w:t>
        </w:r>
      </w:ins>
      <w:r>
        <w:rPr>
          <w:rFonts w:ascii="David" w:hAnsi="David" w:cs="David"/>
          <w:sz w:val="24"/>
          <w:szCs w:val="24"/>
          <w:rtl/>
        </w:rPr>
        <w:t xml:space="preserve"> הופנה לניתוח, אשר בוצע למחרת היום.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2. במהלך הניתוח </w:t>
      </w:r>
      <w:del w:id="102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ארעה</w:delText>
        </w:r>
      </w:del>
      <w:ins w:id="103" w:author="נט המשפט" w:date="2026-09-17T09:00:00Z">
        <w:r>
          <w:rPr>
            <w:rFonts w:ascii="David" w:hAnsi="David" w:cs="David"/>
            <w:sz w:val="24"/>
            <w:szCs w:val="24"/>
            <w:rtl/>
          </w:rPr>
          <w:t xml:space="preserve">אירעה</w:t>
        </w:r>
      </w:ins>
      <w:r>
        <w:rPr>
          <w:rFonts w:ascii="David" w:hAnsi="David" w:cs="David"/>
          <w:sz w:val="24"/>
          <w:szCs w:val="24"/>
          <w:rtl/>
        </w:rPr>
        <w:t xml:space="preserve"> התרשלות אשר גרמה לנזק בלתי הפיך, ועד היום </w:t>
      </w:r>
      <w:del w:id="104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התובע סובל</w:delText>
        </w:r>
      </w:del>
      <w:ins w:id="105" w:author="נט המשפט" w:date="2026-09-17T09:00:00Z">
        <w:r>
          <w:rPr>
            <w:rFonts w:ascii="David" w:hAnsi="David" w:cs="David"/>
            <w:sz w:val="24"/>
            <w:szCs w:val="24"/>
            <w:rtl/>
          </w:rPr>
          <w:t xml:space="preserve">סובל התובע</w:t>
        </w:r>
      </w:ins>
      <w:r>
        <w:rPr>
          <w:rFonts w:ascii="David" w:hAnsi="David" w:cs="David"/>
          <w:sz w:val="24"/>
          <w:szCs w:val="24"/>
          <w:rtl/>
        </w:rPr>
        <w:t xml:space="preserve"> מכאבים כרוניים ואינו יכול לחזור לעבודתו הקודמת.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ב. הנזק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3. בעקבות הניתוח שבוצע </w:t>
      </w:r>
      <w:commentRangeStart w:id="0"/>
      <w:r>
        <w:rPr>
          <w:rFonts w:ascii="David" w:hAnsi="David" w:cs="David"/>
          <w:sz w:val="24"/>
          <w:szCs w:val="24"/>
          <w:rtl/>
        </w:rPr>
        <w:t xml:space="preserve">ביום 20.6.2023</w:t>
      </w:r>
      <w:commentRangeEnd w:id="0"/>
      <w:r>
        <w:rPr>
          <w:rStyle w:val="CommentReference"/>
        </w:rPr>
        <w:commentReference w:id="0"/>
      </w:r>
      <w:r>
        <w:rPr>
          <w:rFonts w:ascii="David" w:hAnsi="David" w:cs="David"/>
          <w:sz w:val="24"/>
          <w:szCs w:val="24"/>
          <w:rtl/>
        </w:rPr>
        <w:t xml:space="preserve"> אושפז התובע למשך שבועיים, ומאז הוא מצוי במעקב רפואי צמוד.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4. התובע, </w:t>
      </w:r>
      <w:commentRangeStart w:id="1"/>
      <w:r>
        <w:rPr>
          <w:rFonts w:ascii="David" w:hAnsi="David" w:cs="David"/>
          <w:sz w:val="24"/>
          <w:szCs w:val="24"/>
          <w:rtl/>
        </w:rPr>
        <w:t xml:space="preserve">בן 48 במועד האירוע</w:t>
      </w:r>
      <w:commentRangeEnd w:id="1"/>
      <w:r>
        <w:rPr>
          <w:rStyle w:val="CommentReference"/>
        </w:rPr>
        <w:commentReference w:id="1"/>
      </w:r>
      <w:r>
        <w:rPr>
          <w:rFonts w:ascii="David" w:hAnsi="David" w:cs="David"/>
          <w:sz w:val="24"/>
          <w:szCs w:val="24"/>
          <w:rtl/>
        </w:rPr>
        <w:t xml:space="preserve">, נאלץ לפרוש מעבודתו, והנזק הכספי שנגרם לו מסתכם בסך של 1,250,000 ש"ח.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ג. הסעד המבוקש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5. לאור כל האמור לעיל, מתבקש בית המשפט הנכבד לקבל את </w:t>
      </w:r>
      <w:del w:id="106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את </w:delText>
        </w:r>
      </w:del>
      <w:r>
        <w:rPr>
          <w:rFonts w:ascii="David" w:hAnsi="David" w:cs="David"/>
          <w:sz w:val="24"/>
          <w:szCs w:val="24"/>
          <w:rtl/>
        </w:rPr>
        <w:t xml:space="preserve">התביעה במלואה, לחייב את הנתבעת </w:t>
      </w:r>
      <w:commentRangeStart w:id="2"/>
      <w:r>
        <w:rPr>
          <w:rFonts w:ascii="David" w:hAnsi="David" w:cs="David"/>
          <w:sz w:val="24"/>
          <w:szCs w:val="24"/>
          <w:rtl/>
        </w:rPr>
        <w:t xml:space="preserve">בתשלום סך של 1,400,000 ש"ח</w:t>
      </w:r>
      <w:commentRangeEnd w:id="2"/>
      <w:r>
        <w:rPr>
          <w:rStyle w:val="CommentReference"/>
        </w:rPr>
        <w:commentReference w:id="2"/>
      </w:r>
      <w:r>
        <w:rPr>
          <w:rFonts w:ascii="David" w:hAnsi="David" w:cs="David"/>
          <w:sz w:val="24"/>
          <w:szCs w:val="24"/>
          <w:rtl/>
        </w:rPr>
        <w:t xml:space="preserve">, וכן בהוצאות משפט ובשכר טרחת עורך דין.</w:t>
      </w:r>
    </w:p>
    <w:sectPr>
      <w:pgSz w:w="11906" w:h="16838"/>
      <w:pgMar w:top="1440" w:right="1440" w:bottom="1440" w:left="1440"/>
      <w:bidi/>
    </w:sectPr>
  </w:body>
</w:document>
</file>

<file path=word/comments.xml><?xml version="1.0" encoding="utf-8"?>
<w:comments xmlns:w="http://schemas.openxmlformats.org/wordprocessingml/2006/main">
  <w:comment w:id="0" w:author="נט המשפט" w:initials="נמ" w:date="2026-09-17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בסעיף 1 נכתב שהניתוח בוצע למחרת הפנייה, כלומר ביום 13.6.2023. יש ליישב בין שני המועדים.</w:t>
      </w:r>
    </w:p>
  </w:comment>
  <w:comment w:id="1" w:author="נט המשפט" w:initials="נמ" w:date="2026-09-17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בסעיף 1 נכתב שהתובע יליד 1962, כך שבמועד האירוע היה כבן 61. יש לתקן את הגיל או את שנת הלידה.</w:t>
      </w:r>
    </w:p>
  </w:comment>
  <w:comment w:id="2" w:author="נט המשפט" w:initials="נמ" w:date="2026-09-17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בסעיף 4 הנזק הכספי הועמד על 1,250,000 ש"ח, ואילו כאן מתבקש סכום של 1,400,000 ש"ח. יש ליישב בין הסכומים או להסביר את ההפרש.</w:t>
      </w:r>
    </w:p>
  </w:comment>
</w:comments>
</file>

<file path=word/settings.xml><?xml version="1.0" encoding="utf-8"?>
<w:settings xmlns:w="http://schemas.openxmlformats.org/wordprocessingml/2006/main">
  <w:defaultTabStop w:val="720"/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sz w:val="24"/>
        <w:szCs w:val="24"/>
      </w:rPr>
    </w:rPrDefault>
    <w:pPrDefault>
      <w:pPr>
        <w:bidi/>
      </w:pPr>
    </w:pPrDefault>
  </w:docDefaults>
  <w:style w:type="paragraph" w:default="1" w:styleId="Normal">
    <w:name w:val="Normal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/Relationships>
</file>